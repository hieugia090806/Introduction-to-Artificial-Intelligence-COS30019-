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5D63A">
      <w:pPr>
        <w:pStyle w:val="23"/>
      </w:pPr>
    </w:p>
    <w:p w14:paraId="2AD11EFE">
      <w:pPr>
        <w:pStyle w:val="23"/>
      </w:pPr>
    </w:p>
    <w:p w14:paraId="4BE7DC63">
      <w:pPr>
        <w:pStyle w:val="23"/>
      </w:pPr>
    </w:p>
    <w:p w14:paraId="73C2727A">
      <w:pPr>
        <w:pStyle w:val="23"/>
      </w:pPr>
    </w:p>
    <w:p w14:paraId="279362BE">
      <w:pPr>
        <w:pStyle w:val="23"/>
      </w:pPr>
    </w:p>
    <w:p w14:paraId="64B51887">
      <w:pPr>
        <w:jc w:val="center"/>
        <w:rPr>
          <w:rFonts w:hint="default"/>
          <w:b/>
          <w:sz w:val="48"/>
          <w:szCs w:val="48"/>
          <w:lang w:val="en-US"/>
        </w:rPr>
      </w:pPr>
      <w:r>
        <w:rPr>
          <w:b/>
          <w:sz w:val="48"/>
          <w:szCs w:val="48"/>
        </w:rPr>
        <w:t xml:space="preserve">Assignment </w:t>
      </w:r>
      <w:r>
        <w:rPr>
          <w:rFonts w:hint="default"/>
          <w:b/>
          <w:sz w:val="48"/>
          <w:szCs w:val="48"/>
          <w:lang w:val="en-US"/>
        </w:rPr>
        <w:t>2a</w:t>
      </w:r>
      <w:r>
        <w:rPr>
          <w:b/>
          <w:sz w:val="48"/>
          <w:szCs w:val="48"/>
        </w:rPr>
        <w:br w:type="textWrapping"/>
      </w:r>
      <w:r>
        <w:rPr>
          <w:b/>
          <w:sz w:val="48"/>
          <w:szCs w:val="48"/>
        </w:rPr>
        <w:br w:type="textWrapping"/>
      </w:r>
      <w:r>
        <w:rPr>
          <w:rFonts w:hint="default"/>
          <w:b/>
          <w:sz w:val="48"/>
          <w:szCs w:val="48"/>
          <w:lang w:val="en-US"/>
        </w:rPr>
        <w:t>Tree Based Search</w:t>
      </w:r>
    </w:p>
    <w:p w14:paraId="04F6EC8E">
      <w:pPr>
        <w:pStyle w:val="23"/>
      </w:pPr>
    </w:p>
    <w:p w14:paraId="3B72746A">
      <w:pPr>
        <w:pStyle w:val="23"/>
      </w:pPr>
    </w:p>
    <w:p w14:paraId="6762421B">
      <w:pPr>
        <w:pStyle w:val="23"/>
      </w:pPr>
    </w:p>
    <w:p w14:paraId="7E6246B2">
      <w:pPr>
        <w:pStyle w:val="23"/>
      </w:pPr>
    </w:p>
    <w:p w14:paraId="7CD7C1AD">
      <w:pPr>
        <w:pStyle w:val="23"/>
      </w:pPr>
    </w:p>
    <w:p w14:paraId="1D3309A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Authors</w:t>
      </w:r>
    </w:p>
    <w:p w14:paraId="46B5F9E4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Truong Ngoc Gia Hieu</w:t>
      </w:r>
      <w:r>
        <w:rPr>
          <w:sz w:val="32"/>
          <w:szCs w:val="32"/>
        </w:rPr>
        <w:tab/>
      </w:r>
      <w:r>
        <w:rPr>
          <w:rFonts w:hint="default"/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1</w:t>
      </w:r>
      <w:r>
        <w:rPr>
          <w:rFonts w:hint="default"/>
          <w:sz w:val="32"/>
          <w:szCs w:val="32"/>
          <w:lang w:val="en-US"/>
        </w:rPr>
        <w:t xml:space="preserve">05565520  </w:t>
      </w:r>
    </w:p>
    <w:p w14:paraId="20E2A40C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Duong Nguyen Dang</w:t>
      </w:r>
      <w:r>
        <w:rPr>
          <w:sz w:val="32"/>
          <w:szCs w:val="32"/>
        </w:rPr>
        <w:tab/>
      </w:r>
      <w:r>
        <w:rPr>
          <w:rFonts w:hint="default"/>
          <w:sz w:val="32"/>
          <w:szCs w:val="32"/>
          <w:lang w:val="en-US"/>
        </w:rPr>
        <w:t>105508444</w:t>
      </w:r>
    </w:p>
    <w:p w14:paraId="698B3012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Huynh Trong Hieu</w:t>
      </w:r>
      <w:r>
        <w:rPr>
          <w:sz w:val="32"/>
          <w:szCs w:val="32"/>
        </w:rPr>
        <w:tab/>
      </w:r>
      <w:r>
        <w:rPr>
          <w:rFonts w:hint="default"/>
          <w:sz w:val="32"/>
          <w:szCs w:val="32"/>
          <w:lang w:val="en-US"/>
        </w:rPr>
        <w:tab/>
        <w:t>1055XXXXX</w:t>
      </w:r>
    </w:p>
    <w:p w14:paraId="22BC9574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Pham Nguyen Minh Hoang</w:t>
      </w:r>
      <w:r>
        <w:rPr>
          <w:sz w:val="32"/>
          <w:szCs w:val="32"/>
        </w:rPr>
        <w:tab/>
      </w:r>
      <w:r>
        <w:rPr>
          <w:sz w:val="32"/>
          <w:szCs w:val="32"/>
        </w:rPr>
        <w:t>1</w:t>
      </w:r>
      <w:r>
        <w:rPr>
          <w:rFonts w:hint="default"/>
          <w:sz w:val="32"/>
          <w:szCs w:val="32"/>
          <w:lang w:val="en-US"/>
        </w:rPr>
        <w:t>05543500</w:t>
      </w:r>
    </w:p>
    <w:p w14:paraId="480199F4">
      <w:pPr>
        <w:jc w:val="center"/>
        <w:rPr>
          <w:rFonts w:hint="default"/>
          <w:sz w:val="32"/>
          <w:szCs w:val="32"/>
          <w:lang w:val="en-US"/>
        </w:rPr>
      </w:pPr>
    </w:p>
    <w:p w14:paraId="11DCC63B">
      <w:pPr>
        <w:jc w:val="center"/>
        <w:rPr>
          <w:rFonts w:hint="default"/>
          <w:sz w:val="32"/>
          <w:szCs w:val="32"/>
          <w:lang w:val="en-US"/>
        </w:rPr>
      </w:pPr>
    </w:p>
    <w:p w14:paraId="423A67BC">
      <w:pPr>
        <w:pStyle w:val="23"/>
      </w:pPr>
    </w:p>
    <w:p w14:paraId="7175A12A">
      <w:pPr>
        <w:pStyle w:val="2"/>
      </w:pPr>
      <w:r>
        <w:br w:type="page"/>
      </w:r>
    </w:p>
    <w:p w14:paraId="4555B9B3"/>
    <w:p w14:paraId="1373F647"/>
    <w:p w14:paraId="36A396E5">
      <w:pPr>
        <w:pStyle w:val="2"/>
      </w:pPr>
      <w:bookmarkStart w:id="0" w:name="_Toc166571946"/>
      <w:r>
        <w:t>Table of Contents</w:t>
      </w:r>
      <w:bookmarkEnd w:id="0"/>
    </w:p>
    <w:p w14:paraId="2CF79C86">
      <w:pPr>
        <w:pStyle w:val="20"/>
        <w:tabs>
          <w:tab w:val="right" w:leader="dot" w:pos="8302"/>
        </w:tabs>
        <w:spacing w:line="240" w:lineRule="auto"/>
        <w:rPr>
          <w:rFonts w:hint="default" w:ascii="Times New Roman" w:hAnsi="Times New Roman" w:cs="Times New Roman"/>
          <w:b/>
          <w:bCs/>
          <w:color w:val="auto"/>
          <w:sz w:val="30"/>
          <w:szCs w:val="30"/>
          <w:highlight w:val="none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highlight w:val="none"/>
          <w:shd w:val="clear" w:color="auto" w:fill="auto"/>
          <w:lang w:val="en-US"/>
        </w:rPr>
        <w:t>Part A: Abstract</w:t>
      </w:r>
      <w:r>
        <w:rPr>
          <w:rFonts w:hint="default" w:ascii="Times New Roman" w:hAnsi="Times New Roman" w:cs="Times New Roman"/>
          <w:b/>
          <w:bCs/>
          <w:color w:val="auto"/>
          <w:sz w:val="30"/>
          <w:szCs w:val="30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b/>
          <w:bCs/>
          <w:color w:val="auto"/>
          <w:sz w:val="30"/>
          <w:szCs w:val="30"/>
          <w:highlight w:val="none"/>
          <w:shd w:val="clear" w:color="auto" w:fill="auto"/>
          <w:lang w:val="en-US"/>
        </w:rPr>
        <w:t>3</w:t>
      </w:r>
    </w:p>
    <w:p w14:paraId="494133B7">
      <w:pPr>
        <w:pStyle w:val="20"/>
        <w:tabs>
          <w:tab w:val="right" w:leader="dot" w:pos="8302"/>
        </w:tabs>
        <w:spacing w:line="240" w:lineRule="auto"/>
        <w:ind w:left="220" w:leftChars="100" w:firstLine="0" w:firstLineChars="0"/>
        <w:jc w:val="both"/>
        <w:rPr>
          <w:rFonts w:hint="default" w:ascii="Times New Roman" w:hAnsi="Times New Roman" w:cs="Times New Roman"/>
          <w:b/>
          <w:bCs/>
          <w:color w:val="auto"/>
          <w:highlight w:val="none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  <w:instrText xml:space="preserve"> TOC \o "1-3" \u </w:instrTex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none"/>
          <w:shd w:val="clear" w:color="auto" w:fill="auto"/>
          <w:lang w:val="en-US"/>
        </w:rPr>
        <w:t>1.1 Assignment Requirements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  <w:lang w:val="en-US"/>
        </w:rPr>
        <w:t>3</w:t>
      </w:r>
      <w:bookmarkStart w:id="7" w:name="_GoBack"/>
      <w:bookmarkEnd w:id="7"/>
    </w:p>
    <w:p w14:paraId="67680105">
      <w:pPr>
        <w:pStyle w:val="20"/>
        <w:tabs>
          <w:tab w:val="right" w:leader="dot" w:pos="8302"/>
        </w:tabs>
        <w:spacing w:line="240" w:lineRule="auto"/>
        <w:ind w:left="220" w:leftChars="100" w:firstLine="0" w:firstLineChars="0"/>
        <w:jc w:val="both"/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none"/>
          <w:shd w:val="clear" w:color="auto" w:fill="auto"/>
          <w:lang w:val="en-US"/>
        </w:rPr>
        <w:t>1.2 Team Introduction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  <w:tab/>
      </w:r>
    </w:p>
    <w:p w14:paraId="435CCBB7">
      <w:pPr>
        <w:pStyle w:val="20"/>
        <w:tabs>
          <w:tab w:val="right" w:leader="dot" w:pos="8302"/>
        </w:tabs>
        <w:spacing w:line="240" w:lineRule="auto"/>
        <w:ind w:left="220" w:leftChars="100" w:firstLine="0" w:firstLineChars="0"/>
        <w:jc w:val="both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none"/>
          <w:shd w:val="clear" w:color="auto" w:fill="auto"/>
          <w:lang w:val="en-US"/>
        </w:rPr>
        <w:t>1.3 Problem Statement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  <w:tab/>
      </w:r>
    </w:p>
    <w:p w14:paraId="22D89F32">
      <w:pPr>
        <w:pStyle w:val="20"/>
        <w:tabs>
          <w:tab w:val="right" w:leader="dot" w:pos="8302"/>
        </w:tabs>
        <w:spacing w:line="240" w:lineRule="auto"/>
        <w:jc w:val="both"/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highlight w:val="none"/>
          <w:shd w:val="clear" w:color="auto" w:fill="auto"/>
          <w:lang w:val="en-US"/>
        </w:rPr>
        <w:t>Part B: The Landscape and Revolution of AI</w:t>
      </w:r>
      <w:r>
        <w:rPr>
          <w:rFonts w:hint="default" w:ascii="Times New Roman" w:hAnsi="Times New Roman" w:cs="Times New Roman"/>
          <w:b/>
          <w:bCs/>
          <w:color w:val="auto"/>
          <w:sz w:val="30"/>
          <w:szCs w:val="30"/>
          <w:highlight w:val="none"/>
          <w:shd w:val="clear" w:color="auto" w:fill="auto"/>
        </w:rPr>
        <w:tab/>
      </w:r>
    </w:p>
    <w:p w14:paraId="1322B3A4">
      <w:pPr>
        <w:pStyle w:val="20"/>
        <w:tabs>
          <w:tab w:val="right" w:leader="dot" w:pos="8302"/>
        </w:tabs>
        <w:spacing w:line="240" w:lineRule="auto"/>
        <w:jc w:val="both"/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highlight w:val="none"/>
          <w:shd w:val="clear" w:color="auto" w:fill="auto"/>
          <w:lang w:val="en-US"/>
        </w:rPr>
        <w:t>Part D: Conclusion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  <w:lang w:val="en-US"/>
        </w:rPr>
        <w:t>.</w:t>
      </w:r>
    </w:p>
    <w:p w14:paraId="7FA72633">
      <w:pPr>
        <w:pStyle w:val="20"/>
        <w:tabs>
          <w:tab w:val="right" w:leader="dot" w:pos="8302"/>
        </w:tabs>
        <w:spacing w:line="240" w:lineRule="auto"/>
        <w:jc w:val="both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highlight w:val="none"/>
          <w:shd w:val="clear" w:color="auto" w:fill="auto"/>
          <w:lang w:val="en-US"/>
        </w:rPr>
        <w:t>Part E:</w:t>
      </w:r>
      <w:r>
        <w:rPr>
          <w:rFonts w:hint="default" w:ascii="Times New Roman" w:hAnsi="Times New Roman" w:cs="Times New Roman"/>
          <w:b/>
          <w:bCs/>
          <w:color w:val="auto"/>
          <w:sz w:val="25"/>
          <w:szCs w:val="25"/>
          <w:highlight w:val="none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highlight w:val="none"/>
          <w:shd w:val="clear" w:color="auto" w:fill="auto"/>
          <w:lang w:val="en-US"/>
        </w:rPr>
        <w:t>Acknowledgements</w:t>
      </w:r>
      <w:r>
        <w:rPr>
          <w:rFonts w:hint="default" w:ascii="Times New Roman" w:hAnsi="Times New Roman" w:cs="Times New Roman"/>
          <w:b/>
          <w:bCs/>
          <w:color w:val="auto"/>
          <w:sz w:val="25"/>
          <w:szCs w:val="25"/>
          <w:highlight w:val="none"/>
          <w:shd w:val="clear" w:color="auto" w:fill="auto"/>
          <w:lang w:val="en-US"/>
        </w:rPr>
        <w:tab/>
      </w:r>
    </w:p>
    <w:p w14:paraId="10E37AD1">
      <w:pPr>
        <w:pStyle w:val="20"/>
        <w:tabs>
          <w:tab w:val="right" w:leader="dot" w:pos="8302"/>
        </w:tabs>
        <w:spacing w:line="240" w:lineRule="auto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none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highlight w:val="none"/>
          <w:shd w:val="clear" w:color="auto" w:fill="auto"/>
          <w:lang w:val="en-US"/>
        </w:rPr>
        <w:t>Part F: References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  <w:lang w:val="en-US"/>
        </w:rPr>
        <w:t>.</w:t>
      </w:r>
    </w:p>
    <w:p w14:paraId="18DC78B7">
      <w:pPr>
        <w:spacing w:line="240" w:lineRule="auto"/>
        <w:rPr>
          <w:rFonts w:hint="default" w:ascii="Times New Roman" w:hAnsi="Times New Roman" w:cs="Times New Roman"/>
          <w:color w:val="auto"/>
          <w:lang w:val="en-US"/>
        </w:rPr>
      </w:pPr>
    </w:p>
    <w:p w14:paraId="675E666A">
      <w:pPr>
        <w:spacing w:line="240" w:lineRule="auto"/>
        <w:jc w:val="both"/>
        <w:rPr>
          <w:rFonts w:hint="default" w:ascii="Times New Roman" w:hAnsi="Times New Roman" w:cs="Times New Roman"/>
          <w:color w:val="auto"/>
          <w:highlight w:val="none"/>
          <w:shd w:val="clear" w:color="auto" w:fill="auto"/>
        </w:rPr>
      </w:pPr>
    </w:p>
    <w:p w14:paraId="3461BC94">
      <w:pPr>
        <w:spacing w:line="240" w:lineRule="auto"/>
        <w:jc w:val="both"/>
        <w:rPr>
          <w:rFonts w:hint="default" w:ascii="Times New Roman" w:hAnsi="Times New Roman" w:cs="Times New Roman"/>
          <w:color w:val="auto"/>
          <w:highlight w:val="none"/>
          <w:shd w:val="clear" w:color="auto" w:fill="auto"/>
        </w:rPr>
      </w:pPr>
    </w:p>
    <w:p w14:paraId="26C3A1BB">
      <w:pPr>
        <w:spacing w:line="240" w:lineRule="auto"/>
        <w:jc w:val="both"/>
        <w:rPr>
          <w:rFonts w:hint="default" w:ascii="Times New Roman" w:hAnsi="Times New Roman" w:cs="Times New Roman"/>
          <w:color w:val="auto"/>
          <w:highlight w:val="none"/>
          <w:shd w:val="clear" w:color="auto" w:fill="auto"/>
        </w:rPr>
      </w:pPr>
    </w:p>
    <w:p w14:paraId="5849E4E3">
      <w:pPr>
        <w:spacing w:line="240" w:lineRule="auto"/>
        <w:jc w:val="both"/>
        <w:rPr>
          <w:rFonts w:hint="default" w:ascii="Times New Roman" w:hAnsi="Times New Roman" w:cs="Times New Roman"/>
          <w:color w:val="auto"/>
          <w:highlight w:val="none"/>
          <w:shd w:val="clear" w:color="auto" w:fill="auto"/>
          <w:lang w:val="en-US"/>
        </w:rPr>
      </w:pPr>
    </w:p>
    <w:p w14:paraId="4C6DDCED">
      <w:pPr>
        <w:spacing w:line="240" w:lineRule="auto"/>
        <w:jc w:val="both"/>
        <w:rPr>
          <w:rFonts w:hint="default" w:ascii="Times New Roman" w:hAnsi="Times New Roman" w:cs="Times New Roman"/>
          <w:color w:val="auto"/>
          <w:highlight w:val="none"/>
          <w:shd w:val="clear" w:color="auto" w:fill="auto"/>
          <w:lang w:val="en-US"/>
        </w:rPr>
      </w:pPr>
    </w:p>
    <w:p w14:paraId="283AAF91">
      <w:pPr>
        <w:spacing w:line="240" w:lineRule="auto"/>
        <w:jc w:val="both"/>
        <w:rPr>
          <w:rFonts w:hint="default" w:ascii="Times New Roman" w:hAnsi="Times New Roman" w:cs="Times New Roman"/>
          <w:color w:val="auto"/>
          <w:highlight w:val="none"/>
          <w:shd w:val="clear" w:color="auto" w:fill="auto"/>
          <w:lang w:val="en-US" w:eastAsia="en-AU"/>
        </w:rPr>
      </w:pPr>
    </w:p>
    <w:p w14:paraId="22ED035E">
      <w:pPr>
        <w:spacing w:line="240" w:lineRule="auto"/>
        <w:jc w:val="both"/>
        <w:rPr>
          <w:rFonts w:hint="default" w:ascii="Times New Roman" w:hAnsi="Times New Roman" w:cs="Times New Roman"/>
          <w:b/>
          <w:bCs/>
          <w:color w:val="auto"/>
          <w:sz w:val="32"/>
          <w:szCs w:val="32"/>
          <w:highlight w:val="none"/>
          <w:shd w:val="clear" w:color="auto" w:fill="auto"/>
          <w:lang w:val="en-US"/>
        </w:rPr>
      </w:pPr>
    </w:p>
    <w:p w14:paraId="390B92ED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 w:line="240" w:lineRule="auto"/>
        <w:ind w:left="220" w:leftChars="100" w:firstLine="0" w:firstLineChars="0"/>
        <w:jc w:val="both"/>
        <w:textAlignment w:val="baseline"/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none"/>
          <w:shd w:val="clear" w:color="auto" w:fill="auto"/>
          <w:lang w:val="en-US"/>
        </w:rPr>
      </w:pPr>
    </w:p>
    <w:p w14:paraId="2F4FD1EA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 w:line="240" w:lineRule="auto"/>
        <w:ind w:left="220" w:leftChars="100" w:firstLine="0" w:firstLineChars="0"/>
        <w:jc w:val="both"/>
        <w:textAlignment w:val="baseline"/>
        <w:rPr>
          <w:rFonts w:hint="default" w:ascii="Times New Roman" w:hAnsi="Times New Roman" w:cs="Times New Roman"/>
          <w:b/>
          <w:bCs/>
          <w:color w:val="auto"/>
          <w:sz w:val="25"/>
          <w:szCs w:val="25"/>
          <w:highlight w:val="none"/>
          <w:shd w:val="clear" w:color="auto" w:fill="auto"/>
          <w:lang w:val="en-US"/>
        </w:rPr>
      </w:pPr>
    </w:p>
    <w:p w14:paraId="3ED27B2A">
      <w:pPr>
        <w:pStyle w:val="18"/>
        <w:keepNext w:val="0"/>
        <w:keepLines w:val="0"/>
        <w:widowControl/>
        <w:suppressLineNumbers w:val="0"/>
        <w:bidi w:val="0"/>
        <w:spacing w:before="240" w:beforeAutospacing="0" w:after="240" w:afterAutospacing="0"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  <w:u w:val="none"/>
          <w:shd w:val="clear" w:fill="FFFFFF"/>
          <w:vertAlign w:val="baseline"/>
        </w:rPr>
      </w:pPr>
    </w:p>
    <w:p w14:paraId="733948BE">
      <w:pPr>
        <w:pStyle w:val="18"/>
        <w:keepNext w:val="0"/>
        <w:keepLines w:val="0"/>
        <w:widowControl/>
        <w:suppressLineNumbers w:val="0"/>
        <w:bidi w:val="0"/>
        <w:spacing w:before="240" w:beforeAutospacing="0" w:after="240" w:afterAutospacing="0" w:line="240" w:lineRule="auto"/>
        <w:ind w:left="220" w:leftChars="100" w:firstLine="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u w:val="none"/>
          <w:shd w:val="clear" w:fill="FFFFFF"/>
          <w:vertAlign w:val="baseline"/>
        </w:rPr>
      </w:pPr>
    </w:p>
    <w:p w14:paraId="26EC08B5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 w:line="240" w:lineRule="auto"/>
        <w:jc w:val="both"/>
        <w:textAlignment w:val="baseline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u w:val="none"/>
          <w:shd w:val="clear" w:fill="FFFFFF"/>
          <w:vertAlign w:val="baseline"/>
        </w:rPr>
      </w:pPr>
    </w:p>
    <w:p w14:paraId="4B34BB51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 w:line="240" w:lineRule="auto"/>
        <w:jc w:val="both"/>
        <w:textAlignment w:val="baseline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</w:pPr>
    </w:p>
    <w:p w14:paraId="2A2B7C1C">
      <w:pPr>
        <w:pStyle w:val="18"/>
        <w:keepNext w:val="0"/>
        <w:keepLines w:val="0"/>
        <w:widowControl/>
        <w:suppressLineNumbers w:val="0"/>
        <w:bidi w:val="0"/>
        <w:spacing w:before="240" w:beforeAutospacing="0" w:after="240" w:afterAutospacing="0" w:line="240" w:lineRule="auto"/>
        <w:ind w:left="220" w:leftChars="100" w:firstLine="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u w:val="none"/>
          <w:shd w:val="clear" w:fill="FFFFFF"/>
          <w:vertAlign w:val="baseline"/>
        </w:rPr>
      </w:pPr>
    </w:p>
    <w:p w14:paraId="7DE48237">
      <w:pPr>
        <w:pStyle w:val="18"/>
        <w:keepNext w:val="0"/>
        <w:keepLines w:val="0"/>
        <w:widowControl/>
        <w:suppressLineNumbers w:val="0"/>
        <w:bidi w:val="0"/>
        <w:spacing w:before="240" w:beforeAutospacing="0" w:after="240" w:afterAutospacing="0" w:line="240" w:lineRule="auto"/>
        <w:ind w:left="220" w:leftChars="100" w:firstLine="0" w:firstLineChars="0"/>
        <w:jc w:val="both"/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u w:val="none"/>
          <w:shd w:val="clear" w:fill="FFFFFF"/>
          <w:vertAlign w:val="baseline"/>
          <w:lang w:val="en-US"/>
        </w:rPr>
      </w:pPr>
    </w:p>
    <w:p w14:paraId="0ABF90F5">
      <w:pPr>
        <w:pStyle w:val="18"/>
        <w:keepNext w:val="0"/>
        <w:keepLines w:val="0"/>
        <w:widowControl/>
        <w:suppressLineNumbers w:val="0"/>
        <w:bidi w:val="0"/>
        <w:spacing w:before="240" w:beforeAutospacing="0" w:after="240" w:afterAutospacing="0" w:line="240" w:lineRule="auto"/>
        <w:ind w:left="220" w:leftChars="100" w:firstLine="0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sz w:val="25"/>
          <w:szCs w:val="25"/>
          <w:u w:val="none"/>
          <w:shd w:val="clear" w:fill="FFFFFF"/>
          <w:vertAlign w:val="baseline"/>
        </w:rPr>
      </w:pPr>
    </w:p>
    <w:p w14:paraId="4E858E34">
      <w:pPr>
        <w:spacing w:line="240" w:lineRule="auto"/>
        <w:ind w:left="220" w:leftChars="100" w:firstLine="0" w:firstLineChars="0"/>
        <w:jc w:val="both"/>
        <w:rPr>
          <w:rFonts w:hint="default" w:ascii="Times New Roman" w:hAnsi="Times New Roman" w:cs="Times New Roman"/>
          <w:b/>
          <w:bCs/>
          <w:color w:val="auto"/>
          <w:sz w:val="25"/>
          <w:szCs w:val="25"/>
          <w:highlight w:val="none"/>
          <w:shd w:val="clear" w:color="auto" w:fill="auto"/>
          <w:lang w:val="en-US"/>
        </w:rPr>
      </w:pPr>
    </w:p>
    <w:p w14:paraId="5D6C2341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 w:line="240" w:lineRule="auto"/>
        <w:jc w:val="both"/>
        <w:textAlignment w:val="baseline"/>
        <w:rPr>
          <w:rFonts w:hint="default" w:ascii="Times New Roman" w:hAnsi="Times New Roman" w:cs="Times New Roman"/>
          <w:color w:val="auto"/>
          <w:sz w:val="24"/>
          <w:szCs w:val="24"/>
          <w:highlight w:val="none"/>
        </w:rPr>
      </w:pPr>
    </w:p>
    <w:p w14:paraId="5128365C">
      <w:pPr>
        <w:spacing w:line="240" w:lineRule="auto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none"/>
          <w:shd w:val="clear" w:color="auto" w:fill="auto"/>
          <w:lang w:val="en-US"/>
        </w:rPr>
      </w:pPr>
    </w:p>
    <w:p w14:paraId="0BE52579"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  <w:fldChar w:fldCharType="end"/>
      </w:r>
    </w:p>
    <w:p w14:paraId="10B8D2A7">
      <w:pPr>
        <w:pStyle w:val="20"/>
        <w:tabs>
          <w:tab w:val="right" w:leader="dot" w:pos="8302"/>
        </w:tabs>
        <w:rPr>
          <w:rFonts w:ascii="Times New Roman" w:hAnsi="Times New Roman"/>
          <w:sz w:val="24"/>
          <w:szCs w:val="24"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>
        <w:t>Version History</w:t>
      </w:r>
      <w:r>
        <w:tab/>
      </w:r>
      <w:r>
        <w:fldChar w:fldCharType="begin"/>
      </w:r>
      <w:r>
        <w:instrText xml:space="preserve"> PAGEREF _Toc166571944 \h </w:instrText>
      </w:r>
      <w:r>
        <w:fldChar w:fldCharType="separate"/>
      </w:r>
      <w:r>
        <w:t>2</w:t>
      </w:r>
      <w:r>
        <w:fldChar w:fldCharType="end"/>
      </w:r>
    </w:p>
    <w:p w14:paraId="4ABCC3E0">
      <w:pPr>
        <w:pStyle w:val="20"/>
        <w:tabs>
          <w:tab w:val="right" w:leader="dot" w:pos="8302"/>
        </w:tabs>
        <w:rPr>
          <w:rFonts w:ascii="Times New Roman" w:hAnsi="Times New Roman"/>
          <w:sz w:val="24"/>
          <w:szCs w:val="24"/>
        </w:rPr>
      </w:pPr>
      <w:r>
        <w:t>Statement of Contribution</w:t>
      </w:r>
      <w:r>
        <w:tab/>
      </w:r>
      <w:r>
        <w:fldChar w:fldCharType="begin"/>
      </w:r>
      <w:r>
        <w:instrText xml:space="preserve"> PAGEREF _Toc166571945 \h </w:instrText>
      </w:r>
      <w:r>
        <w:fldChar w:fldCharType="separate"/>
      </w:r>
      <w:r>
        <w:t>2</w:t>
      </w:r>
      <w:r>
        <w:fldChar w:fldCharType="end"/>
      </w:r>
    </w:p>
    <w:p w14:paraId="655EDE74">
      <w:pPr>
        <w:pStyle w:val="20"/>
        <w:tabs>
          <w:tab w:val="right" w:leader="dot" w:pos="8302"/>
        </w:tabs>
        <w:rPr>
          <w:rFonts w:ascii="Times New Roman" w:hAnsi="Times New Roman"/>
          <w:sz w:val="24"/>
          <w:szCs w:val="24"/>
        </w:rPr>
      </w:pPr>
      <w:r>
        <w:t>Table of Contents</w:t>
      </w:r>
      <w:r>
        <w:tab/>
      </w:r>
      <w:r>
        <w:fldChar w:fldCharType="begin"/>
      </w:r>
      <w:r>
        <w:instrText xml:space="preserve"> PAGEREF _Toc166571946 \h </w:instrText>
      </w:r>
      <w:r>
        <w:fldChar w:fldCharType="separate"/>
      </w:r>
      <w:r>
        <w:t>3</w:t>
      </w:r>
      <w:r>
        <w:fldChar w:fldCharType="end"/>
      </w:r>
    </w:p>
    <w:p w14:paraId="3AF09A95">
      <w:pPr>
        <w:pStyle w:val="20"/>
        <w:tabs>
          <w:tab w:val="right" w:leader="dot" w:pos="8302"/>
        </w:tabs>
        <w:rPr>
          <w:rFonts w:ascii="Times New Roman" w:hAnsi="Times New Roman"/>
          <w:sz w:val="24"/>
          <w:szCs w:val="24"/>
        </w:rPr>
      </w:pPr>
      <w:r>
        <w:t>Introduction</w:t>
      </w:r>
      <w:r>
        <w:tab/>
      </w:r>
      <w:r>
        <w:fldChar w:fldCharType="begin"/>
      </w:r>
      <w:r>
        <w:instrText xml:space="preserve"> PAGEREF _Toc166571947 \h </w:instrText>
      </w:r>
      <w:r>
        <w:fldChar w:fldCharType="separate"/>
      </w:r>
      <w:r>
        <w:t>4</w:t>
      </w:r>
      <w:r>
        <w:fldChar w:fldCharType="end"/>
      </w:r>
    </w:p>
    <w:p w14:paraId="2DB1FEF5">
      <w:pPr>
        <w:pStyle w:val="20"/>
        <w:tabs>
          <w:tab w:val="right" w:leader="dot" w:pos="8302"/>
        </w:tabs>
        <w:rPr>
          <w:rFonts w:ascii="Times New Roman" w:hAnsi="Times New Roman"/>
          <w:sz w:val="24"/>
          <w:szCs w:val="24"/>
        </w:rPr>
      </w:pPr>
      <w:r>
        <w:t>Body</w:t>
      </w:r>
      <w:r>
        <w:tab/>
      </w:r>
      <w:r>
        <w:fldChar w:fldCharType="begin"/>
      </w:r>
      <w:r>
        <w:instrText xml:space="preserve"> PAGEREF _Toc166571948 \h </w:instrText>
      </w:r>
      <w:r>
        <w:fldChar w:fldCharType="separate"/>
      </w:r>
      <w:r>
        <w:t>4</w:t>
      </w:r>
      <w:r>
        <w:fldChar w:fldCharType="end"/>
      </w:r>
    </w:p>
    <w:p w14:paraId="582BB835">
      <w:pPr>
        <w:pStyle w:val="21"/>
        <w:tabs>
          <w:tab w:val="right" w:leader="dot" w:pos="8302"/>
        </w:tabs>
        <w:rPr>
          <w:rFonts w:ascii="Times New Roman" w:hAnsi="Times New Roman"/>
          <w:sz w:val="24"/>
          <w:szCs w:val="24"/>
        </w:rPr>
      </w:pPr>
      <w:r>
        <w:t>Subsection 1</w:t>
      </w:r>
      <w:r>
        <w:tab/>
      </w:r>
      <w:r>
        <w:fldChar w:fldCharType="begin"/>
      </w:r>
      <w:r>
        <w:instrText xml:space="preserve"> PAGEREF _Toc166571949 \h </w:instrText>
      </w:r>
      <w:r>
        <w:fldChar w:fldCharType="separate"/>
      </w:r>
      <w:r>
        <w:t>4</w:t>
      </w:r>
      <w:r>
        <w:fldChar w:fldCharType="end"/>
      </w:r>
    </w:p>
    <w:p w14:paraId="49A5971A">
      <w:pPr>
        <w:pStyle w:val="20"/>
        <w:tabs>
          <w:tab w:val="right" w:leader="dot" w:pos="8302"/>
        </w:tabs>
        <w:rPr>
          <w:rFonts w:ascii="Times New Roman" w:hAnsi="Times New Roman"/>
          <w:sz w:val="24"/>
          <w:szCs w:val="24"/>
        </w:rPr>
      </w:pPr>
      <w:r>
        <w:t>Conclusion</w:t>
      </w:r>
      <w:r>
        <w:tab/>
      </w:r>
      <w:r>
        <w:fldChar w:fldCharType="begin"/>
      </w:r>
      <w:r>
        <w:instrText xml:space="preserve"> PAGEREF _Toc166571950 \h </w:instrText>
      </w:r>
      <w:r>
        <w:fldChar w:fldCharType="separate"/>
      </w:r>
      <w:r>
        <w:t>4</w:t>
      </w:r>
      <w:r>
        <w:fldChar w:fldCharType="end"/>
      </w:r>
    </w:p>
    <w:p w14:paraId="4298B74C">
      <w:pPr>
        <w:pStyle w:val="20"/>
        <w:tabs>
          <w:tab w:val="right" w:leader="dot" w:pos="8302"/>
        </w:tabs>
        <w:rPr>
          <w:rFonts w:ascii="Times New Roman" w:hAnsi="Times New Roman"/>
          <w:sz w:val="24"/>
          <w:szCs w:val="24"/>
        </w:rPr>
      </w:pPr>
      <w:r>
        <w:t>References</w:t>
      </w:r>
      <w:r>
        <w:tab/>
      </w:r>
      <w:r>
        <w:fldChar w:fldCharType="begin"/>
      </w:r>
      <w:r>
        <w:instrText xml:space="preserve"> PAGEREF _Toc166571951 \h </w:instrText>
      </w:r>
      <w:r>
        <w:fldChar w:fldCharType="separate"/>
      </w:r>
      <w:r>
        <w:t>4</w:t>
      </w:r>
      <w:r>
        <w:fldChar w:fldCharType="end"/>
      </w:r>
    </w:p>
    <w:p w14:paraId="786CF38C">
      <w:r>
        <w:fldChar w:fldCharType="end"/>
      </w:r>
    </w:p>
    <w:p w14:paraId="415AF97E"/>
    <w:p w14:paraId="52ED2BD9">
      <w:pPr>
        <w:pStyle w:val="2"/>
      </w:pPr>
      <w:r>
        <w:br w:type="page"/>
      </w:r>
      <w:bookmarkStart w:id="1" w:name="_Toc166571947"/>
      <w:r>
        <w:t>Introduction</w:t>
      </w:r>
      <w:bookmarkEnd w:id="1"/>
    </w:p>
    <w:p w14:paraId="622F688B"/>
    <w:p w14:paraId="6E9DD57F">
      <w:pPr>
        <w:pStyle w:val="2"/>
      </w:pPr>
      <w:bookmarkStart w:id="2" w:name="_Toc166571948"/>
      <w:r>
        <w:t>Body</w:t>
      </w:r>
      <w:bookmarkEnd w:id="2"/>
    </w:p>
    <w:p w14:paraId="4A230D42">
      <w:pPr>
        <w:pStyle w:val="3"/>
      </w:pPr>
      <w:bookmarkStart w:id="3" w:name="_Toc166571949"/>
      <w:r>
        <w:t>Subsection 1</w:t>
      </w:r>
      <w:bookmarkEnd w:id="3"/>
    </w:p>
    <w:p w14:paraId="5FCB575A">
      <w:r>
        <w:t xml:space="preserve">The problem is represented visually as </w:t>
      </w:r>
      <w:r>
        <w:fldChar w:fldCharType="begin"/>
      </w:r>
      <w:r>
        <w:instrText xml:space="preserve"> REF _Ref166570309 \h </w:instrText>
      </w:r>
      <w:r>
        <w:fldChar w:fldCharType="separate"/>
      </w:r>
      <w:ins w:id="0" w:author="Bao Quoc Vo" w:date="2015-02-18T16:12:00Z">
        <w:r>
          <w:rPr/>
          <w:t>Figure 1</w:t>
        </w:r>
      </w:ins>
      <w:r>
        <w:fldChar w:fldCharType="end"/>
      </w:r>
      <w:r>
        <w:t>….</w:t>
      </w:r>
    </w:p>
    <w:p w14:paraId="0BF744F7">
      <w:pPr>
        <w:keepNext/>
      </w:pPr>
      <w:r>
        <w:drawing>
          <wp:inline distT="0" distB="0" distL="0" distR="0">
            <wp:extent cx="5274310" cy="1637030"/>
            <wp:effectExtent l="0" t="38100" r="0" b="58420"/>
            <wp:docPr id="3" name="Organization Chart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781F5073">
      <w:pPr>
        <w:pStyle w:val="8"/>
      </w:pPr>
      <w:bookmarkStart w:id="4" w:name="_Ref16657030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bookmarkEnd w:id="4"/>
      <w:r>
        <w:t>: Random block diagram</w:t>
      </w:r>
    </w:p>
    <w:p w14:paraId="66E817BF"/>
    <w:p w14:paraId="17678F35">
      <w:pPr>
        <w:pStyle w:val="2"/>
      </w:pPr>
      <w:bookmarkStart w:id="5" w:name="_Toc166571950"/>
      <w:r>
        <w:t>Conclusion</w:t>
      </w:r>
      <w:bookmarkEnd w:id="5"/>
    </w:p>
    <w:p w14:paraId="3A8639F3"/>
    <w:p w14:paraId="4D105EC6">
      <w:pPr>
        <w:pStyle w:val="2"/>
      </w:pPr>
      <w:bookmarkStart w:id="6" w:name="_Toc166571951"/>
      <w:r>
        <w:t>References</w:t>
      </w:r>
      <w:bookmarkEnd w:id="6"/>
    </w:p>
    <w:p w14:paraId="1DFC3C2B"/>
    <w:sectPr>
      <w:headerReference r:id="rId4" w:type="default"/>
      <w:footerReference r:id="rId5" w:type="default"/>
      <w:pgSz w:w="11906" w:h="16838"/>
      <w:pgMar w:top="1440" w:right="1797" w:bottom="1440" w:left="1797" w:header="709" w:footer="709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01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83549">
    <w:pPr>
      <w:pStyle w:val="13"/>
    </w:pP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r>
      <w:tab/>
    </w:r>
    <w:r>
      <w:fldChar w:fldCharType="begin"/>
    </w:r>
    <w:r>
      <w:instrText xml:space="preserve"> DATE \@ "d/MM/yyyy" </w:instrText>
    </w:r>
    <w:r>
      <w:fldChar w:fldCharType="separate"/>
    </w:r>
    <w:r>
      <w:t>9/02/2026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27B385">
    <w:pPr>
      <w:pStyle w:val="16"/>
      <w:rPr>
        <w:rFonts w:hint="default"/>
        <w:lang w:val="en-US"/>
      </w:rPr>
    </w:pPr>
    <w:r>
      <w:t>COS30019 – Introduction to AI</w:t>
    </w:r>
    <w:r>
      <w:tab/>
    </w:r>
    <w:r>
      <w:tab/>
    </w:r>
    <w:r>
      <w:t xml:space="preserve">Assignment </w:t>
    </w:r>
    <w:r>
      <w:rPr>
        <w:rFonts w:hint="default"/>
        <w:lang w:val="en-US"/>
      </w:rPr>
      <w:t>2A: Tree Based Search</w: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ao Quoc Vo">
    <w15:presenceInfo w15:providerId="None" w15:userId="Bao Quoc 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noPunctuationKerning w:val="1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PC4DatabaseDefault" w:val="C:\Program Files\ProCite5\Database\Sample Database.pdt"/>
    <w:docVar w:name="PC4SetupInfo" w:val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
    <w:docVar w:name="PCRefListBookmark" w:val="PCRefList_Document2"/>
  </w:docVars>
  <w:rsids>
    <w:rsidRoot w:val="00D244D3"/>
    <w:rsid w:val="000113FC"/>
    <w:rsid w:val="00023259"/>
    <w:rsid w:val="0003179E"/>
    <w:rsid w:val="000369D6"/>
    <w:rsid w:val="0004420A"/>
    <w:rsid w:val="0006077E"/>
    <w:rsid w:val="0006241B"/>
    <w:rsid w:val="00064C85"/>
    <w:rsid w:val="00077029"/>
    <w:rsid w:val="000D6C45"/>
    <w:rsid w:val="000E1824"/>
    <w:rsid w:val="000E2755"/>
    <w:rsid w:val="000E3B1D"/>
    <w:rsid w:val="000F169F"/>
    <w:rsid w:val="000F3776"/>
    <w:rsid w:val="001117D3"/>
    <w:rsid w:val="001315B7"/>
    <w:rsid w:val="001366C9"/>
    <w:rsid w:val="00137342"/>
    <w:rsid w:val="00141C39"/>
    <w:rsid w:val="0015034A"/>
    <w:rsid w:val="00165EF8"/>
    <w:rsid w:val="001730EB"/>
    <w:rsid w:val="001916C4"/>
    <w:rsid w:val="00196CF2"/>
    <w:rsid w:val="001A722D"/>
    <w:rsid w:val="001B6CC8"/>
    <w:rsid w:val="001C3CE6"/>
    <w:rsid w:val="001D7780"/>
    <w:rsid w:val="001F4AC0"/>
    <w:rsid w:val="001F7781"/>
    <w:rsid w:val="002038EA"/>
    <w:rsid w:val="00222FBC"/>
    <w:rsid w:val="00225900"/>
    <w:rsid w:val="00242EF4"/>
    <w:rsid w:val="00264368"/>
    <w:rsid w:val="002A54E8"/>
    <w:rsid w:val="002D136F"/>
    <w:rsid w:val="002D7DBD"/>
    <w:rsid w:val="002D7E87"/>
    <w:rsid w:val="002E1DD0"/>
    <w:rsid w:val="00310DE4"/>
    <w:rsid w:val="00312D2F"/>
    <w:rsid w:val="00322A7D"/>
    <w:rsid w:val="003540AB"/>
    <w:rsid w:val="003763A4"/>
    <w:rsid w:val="003A56B4"/>
    <w:rsid w:val="003B415D"/>
    <w:rsid w:val="003C70B3"/>
    <w:rsid w:val="003D1114"/>
    <w:rsid w:val="003F6DD1"/>
    <w:rsid w:val="00411119"/>
    <w:rsid w:val="0042104D"/>
    <w:rsid w:val="004521C8"/>
    <w:rsid w:val="00457426"/>
    <w:rsid w:val="00457A3C"/>
    <w:rsid w:val="0049419F"/>
    <w:rsid w:val="004968E7"/>
    <w:rsid w:val="004C2E37"/>
    <w:rsid w:val="004E0887"/>
    <w:rsid w:val="004E3D79"/>
    <w:rsid w:val="004F76CD"/>
    <w:rsid w:val="00526BF7"/>
    <w:rsid w:val="00556A47"/>
    <w:rsid w:val="005653B7"/>
    <w:rsid w:val="0056554E"/>
    <w:rsid w:val="00586E72"/>
    <w:rsid w:val="00597F40"/>
    <w:rsid w:val="005A665D"/>
    <w:rsid w:val="005A6F95"/>
    <w:rsid w:val="005B2C9A"/>
    <w:rsid w:val="005C33B2"/>
    <w:rsid w:val="005C6537"/>
    <w:rsid w:val="005E04C4"/>
    <w:rsid w:val="006212DE"/>
    <w:rsid w:val="0063641B"/>
    <w:rsid w:val="00642A11"/>
    <w:rsid w:val="00652021"/>
    <w:rsid w:val="006642B0"/>
    <w:rsid w:val="006903EC"/>
    <w:rsid w:val="00730A3F"/>
    <w:rsid w:val="00763C4D"/>
    <w:rsid w:val="00770523"/>
    <w:rsid w:val="0077655F"/>
    <w:rsid w:val="007A1499"/>
    <w:rsid w:val="007A7A40"/>
    <w:rsid w:val="007B09E9"/>
    <w:rsid w:val="007B25C7"/>
    <w:rsid w:val="007B4766"/>
    <w:rsid w:val="007D3411"/>
    <w:rsid w:val="007D5C80"/>
    <w:rsid w:val="007D725A"/>
    <w:rsid w:val="00820328"/>
    <w:rsid w:val="008227FA"/>
    <w:rsid w:val="0082686F"/>
    <w:rsid w:val="00832923"/>
    <w:rsid w:val="00834D9D"/>
    <w:rsid w:val="00860881"/>
    <w:rsid w:val="0087416C"/>
    <w:rsid w:val="00877820"/>
    <w:rsid w:val="00894F2C"/>
    <w:rsid w:val="008A0454"/>
    <w:rsid w:val="008B0E1D"/>
    <w:rsid w:val="008E2FDB"/>
    <w:rsid w:val="00936EF5"/>
    <w:rsid w:val="00950CD1"/>
    <w:rsid w:val="009547FB"/>
    <w:rsid w:val="00966D11"/>
    <w:rsid w:val="0098251D"/>
    <w:rsid w:val="009F497A"/>
    <w:rsid w:val="00A014C5"/>
    <w:rsid w:val="00A07220"/>
    <w:rsid w:val="00A224AD"/>
    <w:rsid w:val="00A3300F"/>
    <w:rsid w:val="00A37CB7"/>
    <w:rsid w:val="00A4078E"/>
    <w:rsid w:val="00A43183"/>
    <w:rsid w:val="00A44F5C"/>
    <w:rsid w:val="00A47E85"/>
    <w:rsid w:val="00A51115"/>
    <w:rsid w:val="00A745F0"/>
    <w:rsid w:val="00A928E2"/>
    <w:rsid w:val="00A944BB"/>
    <w:rsid w:val="00A9486D"/>
    <w:rsid w:val="00AB2A42"/>
    <w:rsid w:val="00AB2D86"/>
    <w:rsid w:val="00AE0742"/>
    <w:rsid w:val="00AE2753"/>
    <w:rsid w:val="00AE4617"/>
    <w:rsid w:val="00AE49EE"/>
    <w:rsid w:val="00AF2469"/>
    <w:rsid w:val="00B4293D"/>
    <w:rsid w:val="00B51C57"/>
    <w:rsid w:val="00B72DFC"/>
    <w:rsid w:val="00B742E2"/>
    <w:rsid w:val="00B778C2"/>
    <w:rsid w:val="00BB6479"/>
    <w:rsid w:val="00BC2CEE"/>
    <w:rsid w:val="00BD5FCE"/>
    <w:rsid w:val="00BF1230"/>
    <w:rsid w:val="00BF2449"/>
    <w:rsid w:val="00BF7525"/>
    <w:rsid w:val="00C07F41"/>
    <w:rsid w:val="00C3038A"/>
    <w:rsid w:val="00C325B5"/>
    <w:rsid w:val="00C33CD4"/>
    <w:rsid w:val="00C35A4C"/>
    <w:rsid w:val="00C41DA0"/>
    <w:rsid w:val="00C529A1"/>
    <w:rsid w:val="00C575A3"/>
    <w:rsid w:val="00C70DF3"/>
    <w:rsid w:val="00C730D4"/>
    <w:rsid w:val="00C954A7"/>
    <w:rsid w:val="00CA56D2"/>
    <w:rsid w:val="00CC1111"/>
    <w:rsid w:val="00CE2C78"/>
    <w:rsid w:val="00CF769C"/>
    <w:rsid w:val="00D05430"/>
    <w:rsid w:val="00D202BF"/>
    <w:rsid w:val="00D244D3"/>
    <w:rsid w:val="00D26823"/>
    <w:rsid w:val="00D41968"/>
    <w:rsid w:val="00D6115A"/>
    <w:rsid w:val="00D64664"/>
    <w:rsid w:val="00D918E6"/>
    <w:rsid w:val="00D96EB7"/>
    <w:rsid w:val="00DA5CB7"/>
    <w:rsid w:val="00DC7389"/>
    <w:rsid w:val="00DD1E5A"/>
    <w:rsid w:val="00DE0681"/>
    <w:rsid w:val="00DF0217"/>
    <w:rsid w:val="00DF5764"/>
    <w:rsid w:val="00E15670"/>
    <w:rsid w:val="00E16F43"/>
    <w:rsid w:val="00E307E7"/>
    <w:rsid w:val="00E44156"/>
    <w:rsid w:val="00E51F06"/>
    <w:rsid w:val="00E7040F"/>
    <w:rsid w:val="00E74D2C"/>
    <w:rsid w:val="00E7583B"/>
    <w:rsid w:val="00E83FEE"/>
    <w:rsid w:val="00E97B3A"/>
    <w:rsid w:val="00EB5434"/>
    <w:rsid w:val="00ED531A"/>
    <w:rsid w:val="00EE0181"/>
    <w:rsid w:val="00EF021F"/>
    <w:rsid w:val="00F14B68"/>
    <w:rsid w:val="00F254CC"/>
    <w:rsid w:val="00F351C6"/>
    <w:rsid w:val="00F91593"/>
    <w:rsid w:val="00FB4AD8"/>
    <w:rsid w:val="00FC1B14"/>
    <w:rsid w:val="00FC5902"/>
    <w:rsid w:val="00FD183D"/>
    <w:rsid w:val="00FD6462"/>
    <w:rsid w:val="00FF2EB7"/>
    <w:rsid w:val="00FF78DD"/>
    <w:rsid w:val="2C960832"/>
    <w:rsid w:val="31293F09"/>
    <w:rsid w:val="39135ACA"/>
    <w:rsid w:val="3E2964B1"/>
    <w:rsid w:val="5B212792"/>
    <w:rsid w:val="5CD765E0"/>
    <w:rsid w:val="7E06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0" w:name="footnote text"/>
    <w:lsdException w:qFormat="1" w:unhideWhenUsed="0" w:uiPriority="0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unhideWhenUsed="0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/>
    </w:pPr>
    <w:rPr>
      <w:rFonts w:ascii="Tahoma" w:hAnsi="Tahoma" w:eastAsia="Times New Roman" w:cs="Times New Roman"/>
      <w:sz w:val="22"/>
      <w:szCs w:val="22"/>
      <w:lang w:val="en-AU" w:eastAsia="en-AU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cs="Tahoma"/>
      <w:b/>
      <w:bCs/>
      <w:kern w:val="32"/>
      <w:sz w:val="36"/>
      <w:szCs w:val="36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cs="Tahoma"/>
      <w:b/>
      <w:bCs/>
      <w:iCs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/>
      <w:bCs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semiHidden/>
    <w:uiPriority w:val="0"/>
    <w:rPr>
      <w:rFonts w:cs="Tahoma"/>
      <w:sz w:val="16"/>
      <w:szCs w:val="16"/>
    </w:rPr>
  </w:style>
  <w:style w:type="paragraph" w:styleId="8">
    <w:name w:val="caption"/>
    <w:basedOn w:val="1"/>
    <w:next w:val="1"/>
    <w:qFormat/>
    <w:uiPriority w:val="0"/>
    <w:pPr>
      <w:spacing w:before="120"/>
    </w:pPr>
    <w:rPr>
      <w:b/>
      <w:bCs/>
      <w:sz w:val="20"/>
      <w:szCs w:val="20"/>
    </w:rPr>
  </w:style>
  <w:style w:type="character" w:styleId="9">
    <w:name w:val="annotation reference"/>
    <w:basedOn w:val="5"/>
    <w:semiHidden/>
    <w:uiPriority w:val="0"/>
    <w:rPr>
      <w:sz w:val="16"/>
      <w:szCs w:val="16"/>
    </w:rPr>
  </w:style>
  <w:style w:type="paragraph" w:styleId="10">
    <w:name w:val="annotation text"/>
    <w:basedOn w:val="1"/>
    <w:semiHidden/>
    <w:qFormat/>
    <w:uiPriority w:val="0"/>
    <w:rPr>
      <w:sz w:val="20"/>
      <w:szCs w:val="20"/>
    </w:rPr>
  </w:style>
  <w:style w:type="paragraph" w:styleId="11">
    <w:name w:val="annotation subject"/>
    <w:basedOn w:val="10"/>
    <w:next w:val="10"/>
    <w:semiHidden/>
    <w:uiPriority w:val="0"/>
    <w:rPr>
      <w:b/>
      <w:bCs/>
    </w:rPr>
  </w:style>
  <w:style w:type="character" w:styleId="12">
    <w:name w:val="FollowedHyperlink"/>
    <w:basedOn w:val="5"/>
    <w:uiPriority w:val="0"/>
    <w:rPr>
      <w:color w:val="800080"/>
      <w:u w:val="single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character" w:styleId="14">
    <w:name w:val="footnote reference"/>
    <w:basedOn w:val="5"/>
    <w:semiHidden/>
    <w:qFormat/>
    <w:uiPriority w:val="0"/>
    <w:rPr>
      <w:vertAlign w:val="superscript"/>
    </w:rPr>
  </w:style>
  <w:style w:type="paragraph" w:styleId="15">
    <w:name w:val="footnote text"/>
    <w:basedOn w:val="1"/>
    <w:semiHidden/>
    <w:uiPriority w:val="0"/>
    <w:rPr>
      <w:sz w:val="20"/>
      <w:szCs w:val="20"/>
    </w:rPr>
  </w:style>
  <w:style w:type="paragraph" w:styleId="16">
    <w:name w:val="header"/>
    <w:basedOn w:val="1"/>
    <w:uiPriority w:val="0"/>
    <w:pPr>
      <w:tabs>
        <w:tab w:val="center" w:pos="4153"/>
        <w:tab w:val="right" w:pos="8306"/>
      </w:tabs>
    </w:pPr>
  </w:style>
  <w:style w:type="character" w:styleId="17">
    <w:name w:val="Hyperlink"/>
    <w:basedOn w:val="5"/>
    <w:uiPriority w:val="0"/>
    <w:rPr>
      <w:color w:val="0000FF"/>
      <w:u w:val="single"/>
    </w:rPr>
  </w:style>
  <w:style w:type="paragraph" w:styleId="18">
    <w:name w:val="Normal (Web)"/>
    <w:basedOn w:val="1"/>
    <w:qFormat/>
    <w:uiPriority w:val="0"/>
    <w:pPr>
      <w:spacing w:before="100" w:beforeAutospacing="1" w:after="100" w:afterAutospacing="1"/>
    </w:pPr>
    <w:rPr>
      <w:rFonts w:ascii="Times New Roman" w:hAnsi="Times New Roman"/>
      <w:sz w:val="24"/>
    </w:rPr>
  </w:style>
  <w:style w:type="table" w:styleId="19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0">
    <w:name w:val="toc 1"/>
    <w:basedOn w:val="1"/>
    <w:next w:val="1"/>
    <w:autoRedefine/>
    <w:semiHidden/>
    <w:qFormat/>
    <w:uiPriority w:val="0"/>
  </w:style>
  <w:style w:type="paragraph" w:styleId="21">
    <w:name w:val="toc 2"/>
    <w:basedOn w:val="1"/>
    <w:next w:val="1"/>
    <w:autoRedefine/>
    <w:semiHidden/>
    <w:qFormat/>
    <w:uiPriority w:val="0"/>
    <w:pPr>
      <w:ind w:left="220"/>
    </w:pPr>
  </w:style>
  <w:style w:type="paragraph" w:customStyle="1" w:styleId="22">
    <w:name w:val="Equation"/>
    <w:basedOn w:val="1"/>
    <w:qFormat/>
    <w:uiPriority w:val="0"/>
    <w:pPr>
      <w:jc w:val="center"/>
    </w:pPr>
    <w:rPr>
      <w:sz w:val="20"/>
      <w:szCs w:val="20"/>
    </w:rPr>
  </w:style>
  <w:style w:type="paragraph" w:customStyle="1" w:styleId="23">
    <w:name w:val="Front Page"/>
    <w:basedOn w:val="2"/>
    <w:uiPriority w:val="0"/>
    <w:pPr>
      <w:jc w:val="center"/>
    </w:pPr>
    <w:rPr>
      <w:rFonts w:cs="Times New Roman"/>
      <w:szCs w:val="20"/>
    </w:rPr>
  </w:style>
  <w:style w:type="paragraph" w:customStyle="1" w:styleId="24">
    <w:name w:val="Section Heading"/>
    <w:basedOn w:val="2"/>
    <w:qFormat/>
    <w:uiPriority w:val="0"/>
    <w:pPr>
      <w:spacing w:line="360" w:lineRule="auto"/>
      <w:jc w:val="center"/>
    </w:pPr>
    <w:rPr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diagramQuickStyle" Target="diagrams/quickStyle1.xml"/><Relationship Id="rId8" Type="http://schemas.openxmlformats.org/officeDocument/2006/relationships/diagramLayout" Target="diagrams/layout1.xml"/><Relationship Id="rId7" Type="http://schemas.openxmlformats.org/officeDocument/2006/relationships/diagramData" Target="diagrams/data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microsoft.com/office/2007/relationships/diagramDrawing" Target="diagrams/drawing1.xml"/><Relationship Id="rId10" Type="http://schemas.openxmlformats.org/officeDocument/2006/relationships/diagramColors" Target="diagrams/colors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vo\Downloads\Assignment%20report.do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B35C6D0-A50A-4060-BAF6-87E7754FF0FD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/>
      <dgm:spPr/>
    </dgm:pt>
    <dgm:pt modelId="{4B37ADAF-0C2E-44FC-AB4C-FE2AA6D8D2BB}">
      <dgm:prSet/>
      <dgm:spPr/>
      <dgm:t>
        <a:bodyPr/>
        <a:p>
          <a:pPr marR="0" algn="ctr" rtl="0"/>
          <a:r>
            <a:rPr lang="en-AU" b="0" i="0" u="none" strike="noStrike" baseline="0" smtClean="0">
              <a:latin typeface="Calibri" panose="020F0502020204030204"/>
            </a:rPr>
            <a:t>A</a:t>
          </a:r>
          <a:endParaRPr lang="en-AU" smtClean="0"/>
        </a:p>
      </dgm:t>
    </dgm:pt>
    <dgm:pt modelId="{891CAECD-5F37-4FC4-BBB2-B5700B292F70}" cxnId="{61C8447D-E109-4D01-BB50-9382547F611D}" type="parTrans">
      <dgm:prSet/>
      <dgm:spPr/>
    </dgm:pt>
    <dgm:pt modelId="{A7C7023B-EE34-4C1C-A443-21A79B9D6E67}" cxnId="{61C8447D-E109-4D01-BB50-9382547F611D}" type="sibTrans">
      <dgm:prSet/>
      <dgm:spPr/>
    </dgm:pt>
    <dgm:pt modelId="{0F4E8D83-46B7-41A0-BE9E-B9A7E3468057}">
      <dgm:prSet/>
      <dgm:spPr/>
      <dgm:t>
        <a:bodyPr/>
        <a:p>
          <a:pPr marR="0" algn="ctr" rtl="0"/>
          <a:r>
            <a:rPr lang="en-AU" b="0" i="0" u="none" strike="noStrike" baseline="0" smtClean="0">
              <a:latin typeface="Calibri" panose="020F0502020204030204"/>
            </a:rPr>
            <a:t>B</a:t>
          </a:r>
          <a:endParaRPr lang="en-AU" smtClean="0"/>
        </a:p>
      </dgm:t>
    </dgm:pt>
    <dgm:pt modelId="{F871DD18-299C-43C3-9249-034917517AA3}" cxnId="{F93FA8E2-6549-42D0-ABAD-D7F4672F10B3}" type="parTrans">
      <dgm:prSet/>
      <dgm:spPr/>
    </dgm:pt>
    <dgm:pt modelId="{82BF2F42-EF36-461B-BCE1-BBE5CBEECC64}" cxnId="{F93FA8E2-6549-42D0-ABAD-D7F4672F10B3}" type="sibTrans">
      <dgm:prSet/>
      <dgm:spPr/>
    </dgm:pt>
    <dgm:pt modelId="{2E24D6AE-B102-4349-BA06-357E34F9EE33}">
      <dgm:prSet/>
      <dgm:spPr/>
      <dgm:t>
        <a:bodyPr/>
        <a:p>
          <a:pPr marR="0" algn="ctr" rtl="0"/>
          <a:r>
            <a:rPr lang="en-AU" b="0" i="0" u="none" strike="noStrike" baseline="0" smtClean="0">
              <a:latin typeface="Calibri" panose="020F0502020204030204"/>
            </a:rPr>
            <a:t>C</a:t>
          </a:r>
          <a:endParaRPr lang="en-AU" smtClean="0"/>
        </a:p>
      </dgm:t>
    </dgm:pt>
    <dgm:pt modelId="{7AF12EC0-51C4-427D-9377-3A64D20D3AA0}" cxnId="{59ED8985-3856-4661-BD64-D2FBF0C11DA7}" type="parTrans">
      <dgm:prSet/>
      <dgm:spPr/>
    </dgm:pt>
    <dgm:pt modelId="{8A00F6E6-3F56-49BA-8EF0-C4AD8DCEF794}" cxnId="{59ED8985-3856-4661-BD64-D2FBF0C11DA7}" type="sibTrans">
      <dgm:prSet/>
      <dgm:spPr/>
    </dgm:pt>
    <dgm:pt modelId="{E3C159B6-A84E-4DA8-86DF-D219A236EE97}">
      <dgm:prSet/>
      <dgm:spPr/>
      <dgm:t>
        <a:bodyPr/>
        <a:p>
          <a:pPr marR="0" algn="ctr" rtl="0"/>
          <a:r>
            <a:rPr lang="en-AU" b="0" i="0" u="none" strike="noStrike" baseline="0" smtClean="0">
              <a:latin typeface="Calibri" panose="020F0502020204030204"/>
            </a:rPr>
            <a:t>D</a:t>
          </a:r>
          <a:endParaRPr lang="en-AU" smtClean="0"/>
        </a:p>
      </dgm:t>
    </dgm:pt>
    <dgm:pt modelId="{116C81F5-B01D-4FB6-9C43-8C8773C7B966}" cxnId="{72FA7C4E-B37B-4ED4-A011-F6BFDA0D6EE9}" type="parTrans">
      <dgm:prSet/>
      <dgm:spPr/>
    </dgm:pt>
    <dgm:pt modelId="{993974C0-1A51-4F3A-BD3A-E59D57F407BD}" cxnId="{72FA7C4E-B37B-4ED4-A011-F6BFDA0D6EE9}" type="sibTrans">
      <dgm:prSet/>
      <dgm:spPr/>
    </dgm:pt>
    <dgm:pt modelId="{3DE2FE13-677B-44FE-8F5E-A5A854263DBD}" type="pres">
      <dgm:prSet presAssocID="{3B35C6D0-A50A-4060-BAF6-87E7754FF0F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F55E18D-F1E5-4D8F-B609-998B2382379A}" type="pres">
      <dgm:prSet presAssocID="{4B37ADAF-0C2E-44FC-AB4C-FE2AA6D8D2BB}" presName="hierRoot1" presStyleCnt="0">
        <dgm:presLayoutVars>
          <dgm:hierBranch/>
        </dgm:presLayoutVars>
      </dgm:prSet>
      <dgm:spPr/>
    </dgm:pt>
    <dgm:pt modelId="{E267E84A-1E18-4833-928E-A340C74DE007}" type="pres">
      <dgm:prSet presAssocID="{4B37ADAF-0C2E-44FC-AB4C-FE2AA6D8D2BB}" presName="rootComposite1" presStyleCnt="0"/>
      <dgm:spPr/>
    </dgm:pt>
    <dgm:pt modelId="{58E9F2C4-6C71-40DE-BDE0-50B0CD48A561}" type="pres">
      <dgm:prSet presAssocID="{4B37ADAF-0C2E-44FC-AB4C-FE2AA6D8D2BB}" presName="rootText1" presStyleLbl="node0" presStyleIdx="0" presStyleCnt="1">
        <dgm:presLayoutVars>
          <dgm:chPref val="3"/>
        </dgm:presLayoutVars>
      </dgm:prSet>
      <dgm:spPr/>
    </dgm:pt>
    <dgm:pt modelId="{7E3AB3DD-2E69-439A-8870-BEF8468D3727}" type="pres">
      <dgm:prSet presAssocID="{4B37ADAF-0C2E-44FC-AB4C-FE2AA6D8D2BB}" presName="rootConnector1" presStyleLbl="node1" presStyleIdx="0" presStyleCnt="0"/>
      <dgm:spPr/>
    </dgm:pt>
    <dgm:pt modelId="{2EC1952B-4407-4B48-93DE-9DBDF6625631}" type="pres">
      <dgm:prSet presAssocID="{4B37ADAF-0C2E-44FC-AB4C-FE2AA6D8D2BB}" presName="hierChild2" presStyleCnt="0"/>
      <dgm:spPr/>
    </dgm:pt>
    <dgm:pt modelId="{FBA32F68-8B01-4908-B101-80FFCA7BB8C7}" type="pres">
      <dgm:prSet presAssocID="{F871DD18-299C-43C3-9249-034917517AA3}" presName="Name35" presStyleLbl="parChTrans1D2" presStyleIdx="0" presStyleCnt="3"/>
      <dgm:spPr/>
    </dgm:pt>
    <dgm:pt modelId="{0FE962BA-32F0-4226-831D-5CA14B7D4EDE}" type="pres">
      <dgm:prSet presAssocID="{0F4E8D83-46B7-41A0-BE9E-B9A7E3468057}" presName="hierRoot2" presStyleCnt="0">
        <dgm:presLayoutVars>
          <dgm:hierBranch/>
        </dgm:presLayoutVars>
      </dgm:prSet>
      <dgm:spPr/>
    </dgm:pt>
    <dgm:pt modelId="{F322A0FA-7145-4A83-8C64-3C4256A08EDD}" type="pres">
      <dgm:prSet presAssocID="{0F4E8D83-46B7-41A0-BE9E-B9A7E3468057}" presName="rootComposite" presStyleCnt="0"/>
      <dgm:spPr/>
    </dgm:pt>
    <dgm:pt modelId="{E38E836B-56F0-4A4E-9E15-7E12E0678106}" type="pres">
      <dgm:prSet presAssocID="{0F4E8D83-46B7-41A0-BE9E-B9A7E3468057}" presName="rootText" presStyleLbl="node2" presStyleIdx="0" presStyleCnt="3">
        <dgm:presLayoutVars>
          <dgm:chPref val="3"/>
        </dgm:presLayoutVars>
      </dgm:prSet>
      <dgm:spPr/>
    </dgm:pt>
    <dgm:pt modelId="{990B790B-BE7D-41DE-88AD-16F95FDB731A}" type="pres">
      <dgm:prSet presAssocID="{0F4E8D83-46B7-41A0-BE9E-B9A7E3468057}" presName="rootConnector" presStyleLbl="node2" presStyleIdx="0" presStyleCnt="3"/>
      <dgm:spPr/>
    </dgm:pt>
    <dgm:pt modelId="{404A6F1E-312F-4197-9D15-BBA52290CC17}" type="pres">
      <dgm:prSet presAssocID="{0F4E8D83-46B7-41A0-BE9E-B9A7E3468057}" presName="hierChild4" presStyleCnt="0"/>
      <dgm:spPr/>
    </dgm:pt>
    <dgm:pt modelId="{90DA9382-41AB-48F5-A161-0AFB80BBE6D2}" type="pres">
      <dgm:prSet presAssocID="{0F4E8D83-46B7-41A0-BE9E-B9A7E3468057}" presName="hierChild5" presStyleCnt="0"/>
      <dgm:spPr/>
    </dgm:pt>
    <dgm:pt modelId="{F6690F9D-B8F5-4C69-BA53-5B6E7DD2038F}" type="pres">
      <dgm:prSet presAssocID="{7AF12EC0-51C4-427D-9377-3A64D20D3AA0}" presName="Name35" presStyleLbl="parChTrans1D2" presStyleIdx="1" presStyleCnt="3"/>
      <dgm:spPr/>
    </dgm:pt>
    <dgm:pt modelId="{3C608E1D-04CC-4B1D-8CEF-8A82254134CE}" type="pres">
      <dgm:prSet presAssocID="{2E24D6AE-B102-4349-BA06-357E34F9EE33}" presName="hierRoot2" presStyleCnt="0">
        <dgm:presLayoutVars>
          <dgm:hierBranch/>
        </dgm:presLayoutVars>
      </dgm:prSet>
      <dgm:spPr/>
    </dgm:pt>
    <dgm:pt modelId="{57C559D6-D040-4A80-8185-E8DD72E34EFD}" type="pres">
      <dgm:prSet presAssocID="{2E24D6AE-B102-4349-BA06-357E34F9EE33}" presName="rootComposite" presStyleCnt="0"/>
      <dgm:spPr/>
    </dgm:pt>
    <dgm:pt modelId="{DE6A6681-2D16-4D50-B830-378E4704C489}" type="pres">
      <dgm:prSet presAssocID="{2E24D6AE-B102-4349-BA06-357E34F9EE33}" presName="rootText" presStyleLbl="node2" presStyleIdx="1" presStyleCnt="3">
        <dgm:presLayoutVars>
          <dgm:chPref val="3"/>
        </dgm:presLayoutVars>
      </dgm:prSet>
      <dgm:spPr/>
    </dgm:pt>
    <dgm:pt modelId="{38012BF7-8963-442B-9D47-353764B68CF7}" type="pres">
      <dgm:prSet presAssocID="{2E24D6AE-B102-4349-BA06-357E34F9EE33}" presName="rootConnector" presStyleLbl="node2" presStyleIdx="1" presStyleCnt="3"/>
      <dgm:spPr/>
    </dgm:pt>
    <dgm:pt modelId="{817962BB-4A89-44B7-B1D8-C76C93D95917}" type="pres">
      <dgm:prSet presAssocID="{2E24D6AE-B102-4349-BA06-357E34F9EE33}" presName="hierChild4" presStyleCnt="0"/>
      <dgm:spPr/>
    </dgm:pt>
    <dgm:pt modelId="{1DF68177-DBFB-49EE-A93E-F90BB98C5F6C}" type="pres">
      <dgm:prSet presAssocID="{2E24D6AE-B102-4349-BA06-357E34F9EE33}" presName="hierChild5" presStyleCnt="0"/>
      <dgm:spPr/>
    </dgm:pt>
    <dgm:pt modelId="{B2AF3593-4147-4F95-B4F9-B59A7FAFB2B8}" type="pres">
      <dgm:prSet presAssocID="{116C81F5-B01D-4FB6-9C43-8C8773C7B966}" presName="Name35" presStyleLbl="parChTrans1D2" presStyleIdx="2" presStyleCnt="3"/>
      <dgm:spPr/>
    </dgm:pt>
    <dgm:pt modelId="{F0AF25E9-3470-49B9-B8FB-94135BA94795}" type="pres">
      <dgm:prSet presAssocID="{E3C159B6-A84E-4DA8-86DF-D219A236EE97}" presName="hierRoot2" presStyleCnt="0">
        <dgm:presLayoutVars>
          <dgm:hierBranch/>
        </dgm:presLayoutVars>
      </dgm:prSet>
      <dgm:spPr/>
    </dgm:pt>
    <dgm:pt modelId="{BB7703CA-BCCC-499A-8EC7-58A5C2F7F4CB}" type="pres">
      <dgm:prSet presAssocID="{E3C159B6-A84E-4DA8-86DF-D219A236EE97}" presName="rootComposite" presStyleCnt="0"/>
      <dgm:spPr/>
    </dgm:pt>
    <dgm:pt modelId="{F5F60288-F864-47B5-8725-DA8F288C6374}" type="pres">
      <dgm:prSet presAssocID="{E3C159B6-A84E-4DA8-86DF-D219A236EE97}" presName="rootText" presStyleLbl="node2" presStyleIdx="2" presStyleCnt="3">
        <dgm:presLayoutVars>
          <dgm:chPref val="3"/>
        </dgm:presLayoutVars>
      </dgm:prSet>
      <dgm:spPr/>
    </dgm:pt>
    <dgm:pt modelId="{6B979B0A-573D-4F1D-97A5-FE1EB83918E4}" type="pres">
      <dgm:prSet presAssocID="{E3C159B6-A84E-4DA8-86DF-D219A236EE97}" presName="rootConnector" presStyleLbl="node2" presStyleIdx="2" presStyleCnt="3"/>
      <dgm:spPr/>
    </dgm:pt>
    <dgm:pt modelId="{22D519CA-44F8-4485-814F-F1664240B1C6}" type="pres">
      <dgm:prSet presAssocID="{E3C159B6-A84E-4DA8-86DF-D219A236EE97}" presName="hierChild4" presStyleCnt="0"/>
      <dgm:spPr/>
    </dgm:pt>
    <dgm:pt modelId="{FD816F90-356C-4B73-9811-4489AEF62AC3}" type="pres">
      <dgm:prSet presAssocID="{E3C159B6-A84E-4DA8-86DF-D219A236EE97}" presName="hierChild5" presStyleCnt="0"/>
      <dgm:spPr/>
    </dgm:pt>
    <dgm:pt modelId="{D5F5F71C-67EA-42E9-915D-11B652CA4BD2}" type="pres">
      <dgm:prSet presAssocID="{4B37ADAF-0C2E-44FC-AB4C-FE2AA6D8D2BB}" presName="hierChild3" presStyleCnt="0"/>
      <dgm:spPr/>
    </dgm:pt>
  </dgm:ptLst>
  <dgm:cxnLst>
    <dgm:cxn modelId="{72FA7C4E-B37B-4ED4-A011-F6BFDA0D6EE9}" srcId="{4B37ADAF-0C2E-44FC-AB4C-FE2AA6D8D2BB}" destId="{E3C159B6-A84E-4DA8-86DF-D219A236EE97}" srcOrd="2" destOrd="0" parTransId="{116C81F5-B01D-4FB6-9C43-8C8773C7B966}" sibTransId="{993974C0-1A51-4F3A-BD3A-E59D57F407BD}"/>
    <dgm:cxn modelId="{F93FA8E2-6549-42D0-ABAD-D7F4672F10B3}" srcId="{4B37ADAF-0C2E-44FC-AB4C-FE2AA6D8D2BB}" destId="{0F4E8D83-46B7-41A0-BE9E-B9A7E3468057}" srcOrd="0" destOrd="0" parTransId="{F871DD18-299C-43C3-9249-034917517AA3}" sibTransId="{82BF2F42-EF36-461B-BCE1-BBE5CBEECC64}"/>
    <dgm:cxn modelId="{9DED2DFA-6E5E-4A87-B6D5-D26F9F026DE3}" type="presOf" srcId="{4B37ADAF-0C2E-44FC-AB4C-FE2AA6D8D2BB}" destId="{58E9F2C4-6C71-40DE-BDE0-50B0CD48A561}" srcOrd="0" destOrd="0" presId="urn:microsoft.com/office/officeart/2005/8/layout/orgChart1"/>
    <dgm:cxn modelId="{78656714-0BA3-4692-B817-F88CFAB50107}" type="presOf" srcId="{E3C159B6-A84E-4DA8-86DF-D219A236EE97}" destId="{F5F60288-F864-47B5-8725-DA8F288C6374}" srcOrd="0" destOrd="0" presId="urn:microsoft.com/office/officeart/2005/8/layout/orgChart1"/>
    <dgm:cxn modelId="{48102D0F-4566-450A-BB58-CB0EA3667189}" type="presOf" srcId="{0F4E8D83-46B7-41A0-BE9E-B9A7E3468057}" destId="{990B790B-BE7D-41DE-88AD-16F95FDB731A}" srcOrd="1" destOrd="0" presId="urn:microsoft.com/office/officeart/2005/8/layout/orgChart1"/>
    <dgm:cxn modelId="{D4430EC4-1D53-430D-92F3-2895E17C7DA0}" type="presOf" srcId="{2E24D6AE-B102-4349-BA06-357E34F9EE33}" destId="{DE6A6681-2D16-4D50-B830-378E4704C489}" srcOrd="0" destOrd="0" presId="urn:microsoft.com/office/officeart/2005/8/layout/orgChart1"/>
    <dgm:cxn modelId="{4C9EB0D3-9905-4612-8B64-4B7B640F0F7E}" type="presOf" srcId="{116C81F5-B01D-4FB6-9C43-8C8773C7B966}" destId="{B2AF3593-4147-4F95-B4F9-B59A7FAFB2B8}" srcOrd="0" destOrd="0" presId="urn:microsoft.com/office/officeart/2005/8/layout/orgChart1"/>
    <dgm:cxn modelId="{EC125672-FDAD-4E2D-82AC-33974BDB5AA3}" type="presOf" srcId="{4B37ADAF-0C2E-44FC-AB4C-FE2AA6D8D2BB}" destId="{7E3AB3DD-2E69-439A-8870-BEF8468D3727}" srcOrd="1" destOrd="0" presId="urn:microsoft.com/office/officeart/2005/8/layout/orgChart1"/>
    <dgm:cxn modelId="{61C8447D-E109-4D01-BB50-9382547F611D}" srcId="{3B35C6D0-A50A-4060-BAF6-87E7754FF0FD}" destId="{4B37ADAF-0C2E-44FC-AB4C-FE2AA6D8D2BB}" srcOrd="0" destOrd="0" parTransId="{891CAECD-5F37-4FC4-BBB2-B5700B292F70}" sibTransId="{A7C7023B-EE34-4C1C-A443-21A79B9D6E67}"/>
    <dgm:cxn modelId="{B3ECA1B2-7F0F-4A29-9752-3AF844F1602B}" type="presOf" srcId="{2E24D6AE-B102-4349-BA06-357E34F9EE33}" destId="{38012BF7-8963-442B-9D47-353764B68CF7}" srcOrd="1" destOrd="0" presId="urn:microsoft.com/office/officeart/2005/8/layout/orgChart1"/>
    <dgm:cxn modelId="{5BEB08F1-9325-4AAA-8746-CF648DDCE68E}" type="presOf" srcId="{3B35C6D0-A50A-4060-BAF6-87E7754FF0FD}" destId="{3DE2FE13-677B-44FE-8F5E-A5A854263DBD}" srcOrd="0" destOrd="0" presId="urn:microsoft.com/office/officeart/2005/8/layout/orgChart1"/>
    <dgm:cxn modelId="{F92046DD-6109-499F-94E1-E3685691D73D}" type="presOf" srcId="{7AF12EC0-51C4-427D-9377-3A64D20D3AA0}" destId="{F6690F9D-B8F5-4C69-BA53-5B6E7DD2038F}" srcOrd="0" destOrd="0" presId="urn:microsoft.com/office/officeart/2005/8/layout/orgChart1"/>
    <dgm:cxn modelId="{59ED8985-3856-4661-BD64-D2FBF0C11DA7}" srcId="{4B37ADAF-0C2E-44FC-AB4C-FE2AA6D8D2BB}" destId="{2E24D6AE-B102-4349-BA06-357E34F9EE33}" srcOrd="1" destOrd="0" parTransId="{7AF12EC0-51C4-427D-9377-3A64D20D3AA0}" sibTransId="{8A00F6E6-3F56-49BA-8EF0-C4AD8DCEF794}"/>
    <dgm:cxn modelId="{AE949FF9-60C2-43C9-9BC0-E40D51B85DC6}" type="presOf" srcId="{F871DD18-299C-43C3-9249-034917517AA3}" destId="{FBA32F68-8B01-4908-B101-80FFCA7BB8C7}" srcOrd="0" destOrd="0" presId="urn:microsoft.com/office/officeart/2005/8/layout/orgChart1"/>
    <dgm:cxn modelId="{E79D6B39-E546-4B2C-80B0-B40CBB4600B3}" type="presOf" srcId="{0F4E8D83-46B7-41A0-BE9E-B9A7E3468057}" destId="{E38E836B-56F0-4A4E-9E15-7E12E0678106}" srcOrd="0" destOrd="0" presId="urn:microsoft.com/office/officeart/2005/8/layout/orgChart1"/>
    <dgm:cxn modelId="{9282CAAF-92E4-44DB-A6AF-3AA2304240B0}" type="presOf" srcId="{E3C159B6-A84E-4DA8-86DF-D219A236EE97}" destId="{6B979B0A-573D-4F1D-97A5-FE1EB83918E4}" srcOrd="1" destOrd="0" presId="urn:microsoft.com/office/officeart/2005/8/layout/orgChart1"/>
    <dgm:cxn modelId="{A2B33C9F-1EB6-43AB-9EDA-A1763E2601C1}" type="presParOf" srcId="{3DE2FE13-677B-44FE-8F5E-A5A854263DBD}" destId="{FF55E18D-F1E5-4D8F-B609-998B2382379A}" srcOrd="0" destOrd="0" presId="urn:microsoft.com/office/officeart/2005/8/layout/orgChart1"/>
    <dgm:cxn modelId="{D3C56F5E-1827-4491-8597-85A2C3A43E14}" type="presParOf" srcId="{FF55E18D-F1E5-4D8F-B609-998B2382379A}" destId="{E267E84A-1E18-4833-928E-A340C74DE007}" srcOrd="0" destOrd="0" presId="urn:microsoft.com/office/officeart/2005/8/layout/orgChart1"/>
    <dgm:cxn modelId="{A56AAC48-7F72-4AE8-BB21-1D02BFC8C86E}" type="presParOf" srcId="{E267E84A-1E18-4833-928E-A340C74DE007}" destId="{58E9F2C4-6C71-40DE-BDE0-50B0CD48A561}" srcOrd="0" destOrd="0" presId="urn:microsoft.com/office/officeart/2005/8/layout/orgChart1"/>
    <dgm:cxn modelId="{570C8A3B-7D2C-48B9-AE62-237E81A6016A}" type="presParOf" srcId="{E267E84A-1E18-4833-928E-A340C74DE007}" destId="{7E3AB3DD-2E69-439A-8870-BEF8468D3727}" srcOrd="1" destOrd="0" presId="urn:microsoft.com/office/officeart/2005/8/layout/orgChart1"/>
    <dgm:cxn modelId="{DB1F455B-BFBB-4C01-BC9D-1C52023E3C0B}" type="presParOf" srcId="{FF55E18D-F1E5-4D8F-B609-998B2382379A}" destId="{2EC1952B-4407-4B48-93DE-9DBDF6625631}" srcOrd="1" destOrd="0" presId="urn:microsoft.com/office/officeart/2005/8/layout/orgChart1"/>
    <dgm:cxn modelId="{92AE4A8E-8B15-41F8-A554-A803BDB56FA9}" type="presParOf" srcId="{2EC1952B-4407-4B48-93DE-9DBDF6625631}" destId="{FBA32F68-8B01-4908-B101-80FFCA7BB8C7}" srcOrd="0" destOrd="0" presId="urn:microsoft.com/office/officeart/2005/8/layout/orgChart1"/>
    <dgm:cxn modelId="{A0FC5279-3425-40DF-9A80-AD662A9775DF}" type="presParOf" srcId="{2EC1952B-4407-4B48-93DE-9DBDF6625631}" destId="{0FE962BA-32F0-4226-831D-5CA14B7D4EDE}" srcOrd="1" destOrd="0" presId="urn:microsoft.com/office/officeart/2005/8/layout/orgChart1"/>
    <dgm:cxn modelId="{6308B204-D3CA-4DA8-9CE8-4A464786F55E}" type="presParOf" srcId="{0FE962BA-32F0-4226-831D-5CA14B7D4EDE}" destId="{F322A0FA-7145-4A83-8C64-3C4256A08EDD}" srcOrd="0" destOrd="0" presId="urn:microsoft.com/office/officeart/2005/8/layout/orgChart1"/>
    <dgm:cxn modelId="{64B9562A-83AD-4883-9D55-78F0449C8476}" type="presParOf" srcId="{F322A0FA-7145-4A83-8C64-3C4256A08EDD}" destId="{E38E836B-56F0-4A4E-9E15-7E12E0678106}" srcOrd="0" destOrd="0" presId="urn:microsoft.com/office/officeart/2005/8/layout/orgChart1"/>
    <dgm:cxn modelId="{EC764651-BDC2-4F07-9F41-4BE72393657D}" type="presParOf" srcId="{F322A0FA-7145-4A83-8C64-3C4256A08EDD}" destId="{990B790B-BE7D-41DE-88AD-16F95FDB731A}" srcOrd="1" destOrd="0" presId="urn:microsoft.com/office/officeart/2005/8/layout/orgChart1"/>
    <dgm:cxn modelId="{A0CC4868-D76D-4467-A51F-14964D6A2EEB}" type="presParOf" srcId="{0FE962BA-32F0-4226-831D-5CA14B7D4EDE}" destId="{404A6F1E-312F-4197-9D15-BBA52290CC17}" srcOrd="1" destOrd="0" presId="urn:microsoft.com/office/officeart/2005/8/layout/orgChart1"/>
    <dgm:cxn modelId="{B65E6E07-16D6-4BEB-BC3D-8409AE262301}" type="presParOf" srcId="{0FE962BA-32F0-4226-831D-5CA14B7D4EDE}" destId="{90DA9382-41AB-48F5-A161-0AFB80BBE6D2}" srcOrd="2" destOrd="0" presId="urn:microsoft.com/office/officeart/2005/8/layout/orgChart1"/>
    <dgm:cxn modelId="{B2E42BBD-8E6A-4535-9379-3C28127AB29F}" type="presParOf" srcId="{2EC1952B-4407-4B48-93DE-9DBDF6625631}" destId="{F6690F9D-B8F5-4C69-BA53-5B6E7DD2038F}" srcOrd="2" destOrd="0" presId="urn:microsoft.com/office/officeart/2005/8/layout/orgChart1"/>
    <dgm:cxn modelId="{9503FC73-36D7-45B6-9C34-B62E08867645}" type="presParOf" srcId="{2EC1952B-4407-4B48-93DE-9DBDF6625631}" destId="{3C608E1D-04CC-4B1D-8CEF-8A82254134CE}" srcOrd="3" destOrd="0" presId="urn:microsoft.com/office/officeart/2005/8/layout/orgChart1"/>
    <dgm:cxn modelId="{F72F2F3E-6C06-4FED-A266-B60275BC1ED8}" type="presParOf" srcId="{3C608E1D-04CC-4B1D-8CEF-8A82254134CE}" destId="{57C559D6-D040-4A80-8185-E8DD72E34EFD}" srcOrd="0" destOrd="0" presId="urn:microsoft.com/office/officeart/2005/8/layout/orgChart1"/>
    <dgm:cxn modelId="{1D106EC7-29FB-4995-98CF-BAB50E3CEA7D}" type="presParOf" srcId="{57C559D6-D040-4A80-8185-E8DD72E34EFD}" destId="{DE6A6681-2D16-4D50-B830-378E4704C489}" srcOrd="0" destOrd="0" presId="urn:microsoft.com/office/officeart/2005/8/layout/orgChart1"/>
    <dgm:cxn modelId="{17E9A52B-8ABF-4C0A-B95A-87BD5A61F0AA}" type="presParOf" srcId="{57C559D6-D040-4A80-8185-E8DD72E34EFD}" destId="{38012BF7-8963-442B-9D47-353764B68CF7}" srcOrd="1" destOrd="0" presId="urn:microsoft.com/office/officeart/2005/8/layout/orgChart1"/>
    <dgm:cxn modelId="{6F280072-DE40-447E-B174-7208EBE12D0B}" type="presParOf" srcId="{3C608E1D-04CC-4B1D-8CEF-8A82254134CE}" destId="{817962BB-4A89-44B7-B1D8-C76C93D95917}" srcOrd="1" destOrd="0" presId="urn:microsoft.com/office/officeart/2005/8/layout/orgChart1"/>
    <dgm:cxn modelId="{85364547-0C30-4061-A6B5-8353B730FBBD}" type="presParOf" srcId="{3C608E1D-04CC-4B1D-8CEF-8A82254134CE}" destId="{1DF68177-DBFB-49EE-A93E-F90BB98C5F6C}" srcOrd="2" destOrd="0" presId="urn:microsoft.com/office/officeart/2005/8/layout/orgChart1"/>
    <dgm:cxn modelId="{6AEC79F0-3013-4250-B299-378B345800CF}" type="presParOf" srcId="{2EC1952B-4407-4B48-93DE-9DBDF6625631}" destId="{B2AF3593-4147-4F95-B4F9-B59A7FAFB2B8}" srcOrd="4" destOrd="0" presId="urn:microsoft.com/office/officeart/2005/8/layout/orgChart1"/>
    <dgm:cxn modelId="{9BF031A3-ECE1-467C-85BC-52D68B7D8400}" type="presParOf" srcId="{2EC1952B-4407-4B48-93DE-9DBDF6625631}" destId="{F0AF25E9-3470-49B9-B8FB-94135BA94795}" srcOrd="5" destOrd="0" presId="urn:microsoft.com/office/officeart/2005/8/layout/orgChart1"/>
    <dgm:cxn modelId="{B3ECEAA9-B8DA-4925-9DF5-BC56A00AA56B}" type="presParOf" srcId="{F0AF25E9-3470-49B9-B8FB-94135BA94795}" destId="{BB7703CA-BCCC-499A-8EC7-58A5C2F7F4CB}" srcOrd="0" destOrd="0" presId="urn:microsoft.com/office/officeart/2005/8/layout/orgChart1"/>
    <dgm:cxn modelId="{C752FCC7-BFCC-4B4A-A5EA-4CD10428DCC8}" type="presParOf" srcId="{BB7703CA-BCCC-499A-8EC7-58A5C2F7F4CB}" destId="{F5F60288-F864-47B5-8725-DA8F288C6374}" srcOrd="0" destOrd="0" presId="urn:microsoft.com/office/officeart/2005/8/layout/orgChart1"/>
    <dgm:cxn modelId="{FCA1E021-B185-46D2-B303-24FC67BABF9D}" type="presParOf" srcId="{BB7703CA-BCCC-499A-8EC7-58A5C2F7F4CB}" destId="{6B979B0A-573D-4F1D-97A5-FE1EB83918E4}" srcOrd="1" destOrd="0" presId="urn:microsoft.com/office/officeart/2005/8/layout/orgChart1"/>
    <dgm:cxn modelId="{6340A0C0-EA33-4008-BDDC-5BDA30564F80}" type="presParOf" srcId="{F0AF25E9-3470-49B9-B8FB-94135BA94795}" destId="{22D519CA-44F8-4485-814F-F1664240B1C6}" srcOrd="1" destOrd="0" presId="urn:microsoft.com/office/officeart/2005/8/layout/orgChart1"/>
    <dgm:cxn modelId="{5EDBA390-73DC-46F4-B4BC-19E9BE2C79F9}" type="presParOf" srcId="{F0AF25E9-3470-49B9-B8FB-94135BA94795}" destId="{FD816F90-356C-4B73-9811-4489AEF62AC3}" srcOrd="2" destOrd="0" presId="urn:microsoft.com/office/officeart/2005/8/layout/orgChart1"/>
    <dgm:cxn modelId="{AE5FAA6F-E690-4E14-87D0-5D7DD1E00E3C}" type="presParOf" srcId="{FF55E18D-F1E5-4D8F-B609-998B2382379A}" destId="{D5F5F71C-67EA-42E9-915D-11B652CA4BD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2AF3593-4147-4F95-B4F9-B59A7FAFB2B8}">
      <dsp:nvSpPr>
        <dsp:cNvPr id="0" name=""/>
        <dsp:cNvSpPr/>
      </dsp:nvSpPr>
      <dsp:spPr>
        <a:xfrm>
          <a:off x="2637155" y="676549"/>
          <a:ext cx="1635988" cy="2839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1965"/>
              </a:lnTo>
              <a:lnTo>
                <a:pt x="1635988" y="141965"/>
              </a:lnTo>
              <a:lnTo>
                <a:pt x="1635988" y="28393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690F9D-B8F5-4C69-BA53-5B6E7DD2038F}">
      <dsp:nvSpPr>
        <dsp:cNvPr id="0" name=""/>
        <dsp:cNvSpPr/>
      </dsp:nvSpPr>
      <dsp:spPr>
        <a:xfrm>
          <a:off x="2591434" y="676549"/>
          <a:ext cx="91440" cy="28393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393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A32F68-8B01-4908-B101-80FFCA7BB8C7}">
      <dsp:nvSpPr>
        <dsp:cNvPr id="0" name=""/>
        <dsp:cNvSpPr/>
      </dsp:nvSpPr>
      <dsp:spPr>
        <a:xfrm>
          <a:off x="1001166" y="676549"/>
          <a:ext cx="1635988" cy="283931"/>
        </a:xfrm>
        <a:custGeom>
          <a:avLst/>
          <a:gdLst/>
          <a:ahLst/>
          <a:cxnLst/>
          <a:rect l="0" t="0" r="0" b="0"/>
          <a:pathLst>
            <a:path>
              <a:moveTo>
                <a:pt x="1635988" y="0"/>
              </a:moveTo>
              <a:lnTo>
                <a:pt x="1635988" y="141965"/>
              </a:lnTo>
              <a:lnTo>
                <a:pt x="0" y="141965"/>
              </a:lnTo>
              <a:lnTo>
                <a:pt x="0" y="28393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E9F2C4-6C71-40DE-BDE0-50B0CD48A561}">
      <dsp:nvSpPr>
        <dsp:cNvPr id="0" name=""/>
        <dsp:cNvSpPr/>
      </dsp:nvSpPr>
      <dsp:spPr>
        <a:xfrm>
          <a:off x="1961126" y="520"/>
          <a:ext cx="1352057" cy="6760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R="0" lvl="0" algn="ctr" defTabSz="1955800" rtl="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4400" b="0" i="0" u="none" strike="noStrike" kern="1200" baseline="0" smtClean="0">
              <a:latin typeface="Calibri"/>
            </a:rPr>
            <a:t>A</a:t>
          </a:r>
          <a:endParaRPr lang="en-AU" sz="4400" kern="1200" smtClean="0"/>
        </a:p>
      </dsp:txBody>
      <dsp:txXfrm>
        <a:off x="1961126" y="520"/>
        <a:ext cx="1352057" cy="676028"/>
      </dsp:txXfrm>
    </dsp:sp>
    <dsp:sp modelId="{E38E836B-56F0-4A4E-9E15-7E12E0678106}">
      <dsp:nvSpPr>
        <dsp:cNvPr id="0" name=""/>
        <dsp:cNvSpPr/>
      </dsp:nvSpPr>
      <dsp:spPr>
        <a:xfrm>
          <a:off x="325137" y="960480"/>
          <a:ext cx="1352057" cy="6760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R="0" lvl="0" algn="ctr" defTabSz="1955800" rtl="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4400" b="0" i="0" u="none" strike="noStrike" kern="1200" baseline="0" smtClean="0">
              <a:latin typeface="Calibri"/>
            </a:rPr>
            <a:t>B</a:t>
          </a:r>
          <a:endParaRPr lang="en-AU" sz="4400" kern="1200" smtClean="0"/>
        </a:p>
      </dsp:txBody>
      <dsp:txXfrm>
        <a:off x="325137" y="960480"/>
        <a:ext cx="1352057" cy="676028"/>
      </dsp:txXfrm>
    </dsp:sp>
    <dsp:sp modelId="{DE6A6681-2D16-4D50-B830-378E4704C489}">
      <dsp:nvSpPr>
        <dsp:cNvPr id="0" name=""/>
        <dsp:cNvSpPr/>
      </dsp:nvSpPr>
      <dsp:spPr>
        <a:xfrm>
          <a:off x="1961126" y="960480"/>
          <a:ext cx="1352057" cy="6760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R="0" lvl="0" algn="ctr" defTabSz="1955800" rtl="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4400" b="0" i="0" u="none" strike="noStrike" kern="1200" baseline="0" smtClean="0">
              <a:latin typeface="Calibri"/>
            </a:rPr>
            <a:t>C</a:t>
          </a:r>
          <a:endParaRPr lang="en-AU" sz="4400" kern="1200" smtClean="0"/>
        </a:p>
      </dsp:txBody>
      <dsp:txXfrm>
        <a:off x="1961126" y="960480"/>
        <a:ext cx="1352057" cy="676028"/>
      </dsp:txXfrm>
    </dsp:sp>
    <dsp:sp modelId="{F5F60288-F864-47B5-8725-DA8F288C6374}">
      <dsp:nvSpPr>
        <dsp:cNvPr id="0" name=""/>
        <dsp:cNvSpPr/>
      </dsp:nvSpPr>
      <dsp:spPr>
        <a:xfrm>
          <a:off x="3597115" y="960480"/>
          <a:ext cx="1352057" cy="6760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R="0" lvl="0" algn="ctr" defTabSz="1955800" rtl="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4400" b="0" i="0" u="none" strike="noStrike" kern="1200" baseline="0" smtClean="0">
              <a:latin typeface="Calibri"/>
            </a:rPr>
            <a:t>D</a:t>
          </a:r>
          <a:endParaRPr lang="en-AU" sz="4400" kern="1200" smtClean="0"/>
        </a:p>
      </dsp:txBody>
      <dsp:txXfrm>
        <a:off x="3597115" y="960480"/>
        <a:ext cx="1352057" cy="6760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linDir" val="fromT"/>
                  <dgm:param type="chAlign" val="r"/>
                </dgm:alg>
              </dgm:if>
              <dgm:if name="Name23" func="var" arg="hierBranch" op="equ" val="r">
                <dgm:alg type="hierChild">
                  <dgm:param type="linDir" val="fromT"/>
                  <dgm:param type="chAlign" val="l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linDir" val="fromL"/>
                      <dgm:param type="chAlign" val="l"/>
                      <dgm:param type="secLinDir" val="fromT"/>
                      <dgm:param type="secChAlign" val="t"/>
                    </dgm:alg>
                  </dgm:if>
                  <dgm:else name="Name27">
                    <dgm:alg type="hierChild">
                      <dgm:param type="linDir" val="fromR"/>
                      <dgm:param type="chAlign" val="l"/>
                      <dgm:param type="secLinDir" val="fromT"/>
                      <dgm:param type="secChAlign" val="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srcNode" val="rootConnector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srcNode" val="rootConnector1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srcNode" val="rootConnector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85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89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05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linDir" val="fromL"/>
                  <dgm:param type="chAlign" val="l"/>
                  <dgm:param type="secLinDir" val="fromT"/>
                  <dgm:param type="secChAlign" val="t"/>
                </dgm:alg>
              </dgm:if>
              <dgm:else name="Name109">
                <dgm:alg type="hierChild">
                  <dgm:param type="linDir" val="fromR"/>
                  <dgm:param type="chAlign" val="l"/>
                  <dgm:param type="secLinDir" val="fromT"/>
                  <dgm:param type="secChAlign" val="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dim" val="1D"/>
                    <dgm:param type="endSty" val="noArr"/>
                    <dgm:param type="connRout" val="bend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129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133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46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Assignment report.dot</Template>
  <Company>Swinburne University of Technology</Company>
  <Pages>4</Pages>
  <Words>138</Words>
  <Characters>791</Characters>
  <Lines>6</Lines>
  <Paragraphs>1</Paragraphs>
  <TotalTime>5</TotalTime>
  <ScaleCrop>false</ScaleCrop>
  <LinksUpToDate>false</LinksUpToDate>
  <CharactersWithSpaces>928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2015-02-18T05:12:00Z</dcterms:created>
  <dc:creator>Bao Quoc Vo</dc:creator>
  <cp:lastModifiedBy>WPS_1768210363</cp:lastModifiedBy>
  <dcterms:modified xsi:type="dcterms:W3CDTF">2026-02-09T13:33:07Z</dcterms:modified>
  <dc:title>Assignment x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81533CEAD8F04C379E3547F1696F5596_12</vt:lpwstr>
  </property>
</Properties>
</file>